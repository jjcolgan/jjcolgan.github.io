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C17856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John J. Colgan</w:t>
      </w:r>
    </w:p>
    <w:p w14:paraId="00000002" w14:textId="77AFE7B9" w:rsidR="00C17856" w:rsidRDefault="0000000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(319) 940-9314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▪ </w:t>
      </w:r>
      <w:hyperlink r:id="rId7">
        <w:r w:rsidR="00C17856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jjcolgan@uchicago.edu</w:t>
        </w:r>
      </w:hyperlink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▪ </w:t>
      </w:r>
      <w:hyperlink r:id="rId8" w:history="1">
        <w:r w:rsidR="00C17856" w:rsidRPr="00362AEC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0"/>
          </w:rPr>
          <w:t>Github</w:t>
        </w:r>
      </w:hyperlink>
      <w:r w:rsidRPr="00362AE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▪ </w:t>
      </w:r>
      <w:hyperlink r:id="rId9">
        <w:r w:rsidR="00C17856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LinkedIn</w:t>
        </w:r>
      </w:hyperlink>
    </w:p>
    <w:p w14:paraId="00000003" w14:textId="77777777" w:rsidR="00C17856" w:rsidRDefault="00000000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Education</w:t>
      </w:r>
    </w:p>
    <w:p w14:paraId="1FEDA1D7" w14:textId="0D4941BD" w:rsidR="00530A97" w:rsidRDefault="00040606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pict w14:anchorId="6D70DE8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000004" w14:textId="0B407E42" w:rsidR="00C17856" w:rsidRDefault="00000000" w:rsidP="00E138E6">
      <w:pPr>
        <w:tabs>
          <w:tab w:val="right" w:pos="100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Ph.D</w:t>
      </w:r>
      <w:r w:rsidR="00FE0F84"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</w:rPr>
        <w:t xml:space="preserve"> Committee on Molecular Metabolism and Nutrition </w:t>
      </w:r>
      <w:r w:rsidR="00E138E6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May 2027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(Expected) </w:t>
      </w:r>
    </w:p>
    <w:p w14:paraId="00000005" w14:textId="210C1760" w:rsidR="00C17856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University of Chicago, Chicago, </w:t>
      </w:r>
      <w:r w:rsidR="00530A97">
        <w:rPr>
          <w:rFonts w:ascii="Times New Roman" w:eastAsia="Times New Roman" w:hAnsi="Times New Roman" w:cs="Times New Roman"/>
        </w:rPr>
        <w:t>Illinois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</w:t>
      </w:r>
    </w:p>
    <w:p w14:paraId="00000006" w14:textId="77777777" w:rsidR="00C1785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NIH T32 Digestive Diseases Research Fellow</w:t>
      </w:r>
    </w:p>
    <w:p w14:paraId="00000007" w14:textId="0D81807A" w:rsidR="00C17856" w:rsidRDefault="00000000" w:rsidP="00AB67BD">
      <w:pPr>
        <w:tabs>
          <w:tab w:val="right" w:pos="100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BS/MS Bioinformatics, BS Biology, </w:t>
      </w:r>
      <w:r w:rsidR="00E138E6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July 2022</w:t>
      </w:r>
    </w:p>
    <w:p w14:paraId="00000008" w14:textId="7589374E" w:rsidR="00C1785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Loyola University of Chicago, Chicago, </w:t>
      </w:r>
      <w:r w:rsidR="00530A97">
        <w:rPr>
          <w:rFonts w:ascii="Times New Roman" w:eastAsia="Times New Roman" w:hAnsi="Times New Roman" w:cs="Times New Roman"/>
        </w:rPr>
        <w:t>Illinois</w:t>
      </w:r>
    </w:p>
    <w:p w14:paraId="2455F2E9" w14:textId="77777777" w:rsidR="00A8397A" w:rsidRPr="00A8397A" w:rsidRDefault="00A8397A">
      <w:pPr>
        <w:rPr>
          <w:rFonts w:ascii="Times-Roman" w:hAnsi="Times-Roman" w:cs="Times-Roman"/>
          <w:i/>
          <w:iCs/>
          <w:lang w:val="en-US"/>
        </w:rPr>
      </w:pPr>
      <w:r w:rsidRPr="00A8397A">
        <w:rPr>
          <w:rFonts w:ascii="Times-Roman" w:hAnsi="Times-Roman" w:cs="Times-Roman"/>
          <w:i/>
          <w:iCs/>
          <w:lang w:val="en-US"/>
        </w:rPr>
        <w:t>Honors graduate in Bioinformatics</w:t>
      </w:r>
    </w:p>
    <w:p w14:paraId="47806CA2" w14:textId="2CC889A9" w:rsidR="00530A97" w:rsidRDefault="00000000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Magna Cum Laude</w:t>
      </w:r>
    </w:p>
    <w:p w14:paraId="0852D4A7" w14:textId="77777777" w:rsidR="00E63C5E" w:rsidRDefault="00E63C5E">
      <w:pPr>
        <w:rPr>
          <w:rFonts w:ascii="Times New Roman" w:eastAsia="Times New Roman" w:hAnsi="Times New Roman" w:cs="Times New Roman"/>
          <w:i/>
        </w:rPr>
      </w:pPr>
    </w:p>
    <w:p w14:paraId="53DD177E" w14:textId="77777777" w:rsidR="00E63C5E" w:rsidRDefault="00E63C5E" w:rsidP="00E63C5E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Skills</w:t>
      </w:r>
    </w:p>
    <w:p w14:paraId="63DB15DC" w14:textId="77777777" w:rsidR="00E63C5E" w:rsidRDefault="00040606" w:rsidP="00E63C5E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pict w14:anchorId="2BB9583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6E29800" w14:textId="77777777" w:rsidR="00E63C5E" w:rsidRDefault="00E63C5E" w:rsidP="00E63C5E">
      <w:pPr>
        <w:rPr>
          <w:rFonts w:ascii="Times New Roman" w:eastAsia="Times New Roman" w:hAnsi="Times New Roman" w:cs="Times New Roman"/>
          <w:lang w:val="en-US"/>
        </w:rPr>
      </w:pPr>
      <w:r w:rsidRPr="00814F85">
        <w:rPr>
          <w:rFonts w:ascii="Times New Roman" w:eastAsia="Times New Roman" w:hAnsi="Times New Roman" w:cs="Times New Roman"/>
          <w:b/>
          <w:bCs/>
          <w:lang w:val="en-US"/>
        </w:rPr>
        <w:t>Programming:</w:t>
      </w:r>
      <w:r w:rsidRPr="00814F85">
        <w:rPr>
          <w:rFonts w:ascii="Times New Roman" w:eastAsia="Times New Roman" w:hAnsi="Times New Roman" w:cs="Times New Roman"/>
          <w:lang w:val="en-US"/>
        </w:rPr>
        <w:t xml:space="preserve"> Python (scikit-learn, pandas, NumPy, PyTorch, TensorFlow), R (tidyverse, lme4), Bash, Snakemake, HPC workflow automation and parallelization</w:t>
      </w:r>
    </w:p>
    <w:p w14:paraId="1DEE143D" w14:textId="77777777" w:rsidR="00E63C5E" w:rsidRPr="00814F85" w:rsidRDefault="00E63C5E" w:rsidP="00E63C5E">
      <w:pPr>
        <w:rPr>
          <w:rFonts w:ascii="Times New Roman" w:eastAsia="Times New Roman" w:hAnsi="Times New Roman" w:cs="Times New Roman"/>
          <w:lang w:val="en-US"/>
        </w:rPr>
      </w:pPr>
    </w:p>
    <w:p w14:paraId="6F59674E" w14:textId="57D87BE8" w:rsidR="00E63C5E" w:rsidRPr="00E63C5E" w:rsidRDefault="00E63C5E">
      <w:pPr>
        <w:rPr>
          <w:rFonts w:ascii="Times New Roman" w:eastAsia="Times New Roman" w:hAnsi="Times New Roman" w:cs="Times New Roman"/>
          <w:b/>
          <w:lang w:val="en-US"/>
        </w:rPr>
      </w:pPr>
      <w:r w:rsidRPr="00814F85">
        <w:rPr>
          <w:rFonts w:ascii="Times New Roman" w:eastAsia="Times New Roman" w:hAnsi="Times New Roman" w:cs="Times New Roman"/>
          <w:b/>
          <w:bCs/>
          <w:lang w:val="en-US"/>
        </w:rPr>
        <w:t>Quantitative Methods:</w:t>
      </w:r>
      <w:r w:rsidRPr="00814F85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A97E0B" w:rsidRPr="00A97E0B">
        <w:rPr>
          <w:rFonts w:ascii="Times New Roman" w:eastAsia="Times New Roman" w:hAnsi="Times New Roman" w:cs="Times New Roman"/>
          <w:bCs/>
        </w:rPr>
        <w:t>Machine learning, statistical modeling, computational modeling, multi-omic integration, regression modeling, clustering, dimensionality reduction, data visualization</w:t>
      </w:r>
    </w:p>
    <w:p w14:paraId="691D7E5E" w14:textId="77777777" w:rsidR="0046012A" w:rsidRDefault="0046012A">
      <w:pPr>
        <w:rPr>
          <w:rFonts w:ascii="Times New Roman" w:eastAsia="Times New Roman" w:hAnsi="Times New Roman" w:cs="Times New Roman"/>
          <w:i/>
        </w:rPr>
      </w:pPr>
    </w:p>
    <w:p w14:paraId="4F54FD4E" w14:textId="77777777" w:rsidR="0046012A" w:rsidRDefault="0046012A" w:rsidP="0046012A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Research Experience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</w:p>
    <w:p w14:paraId="0A86799F" w14:textId="77777777" w:rsidR="0046012A" w:rsidRDefault="00040606" w:rsidP="0046012A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w:pict w14:anchorId="6896ADE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F48BE5" w14:textId="754B9E92" w:rsidR="0046012A" w:rsidRDefault="0046012A" w:rsidP="00AB67BD">
      <w:pPr>
        <w:tabs>
          <w:tab w:val="right" w:pos="1008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Graduate Research </w:t>
      </w:r>
      <w:r w:rsidR="00FE0F84">
        <w:rPr>
          <w:rFonts w:ascii="Times New Roman" w:eastAsia="Times New Roman" w:hAnsi="Times New Roman" w:cs="Times New Roman"/>
          <w:b/>
        </w:rPr>
        <w:t>A</w:t>
      </w:r>
      <w:r>
        <w:rPr>
          <w:rFonts w:ascii="Times New Roman" w:eastAsia="Times New Roman" w:hAnsi="Times New Roman" w:cs="Times New Roman"/>
          <w:b/>
        </w:rPr>
        <w:t>ssistant, Department of Medicine,</w:t>
      </w:r>
      <w:r w:rsidR="00E138E6">
        <w:rPr>
          <w:rFonts w:ascii="Times New Roman" w:eastAsia="Times New Roman" w:hAnsi="Times New Roman" w:cs="Times New Roman"/>
          <w:b/>
        </w:rPr>
        <w:tab/>
      </w:r>
      <w:r w:rsidR="00E138E6" w:rsidDel="00E138E6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Sept. 2025 – Present</w:t>
      </w:r>
    </w:p>
    <w:p w14:paraId="37A7C6CE" w14:textId="77777777" w:rsidR="0046012A" w:rsidRPr="00AB67BD" w:rsidRDefault="0046012A" w:rsidP="0046012A">
      <w:pPr>
        <w:rPr>
          <w:rFonts w:ascii="Times New Roman" w:eastAsia="Times New Roman" w:hAnsi="Times New Roman" w:cs="Times New Roman"/>
          <w:bCs/>
          <w:i/>
          <w:iCs/>
        </w:rPr>
      </w:pPr>
      <w:r w:rsidRPr="00AB67BD">
        <w:rPr>
          <w:rFonts w:ascii="Times New Roman" w:eastAsia="Times New Roman" w:hAnsi="Times New Roman" w:cs="Times New Roman"/>
          <w:bCs/>
          <w:i/>
          <w:iCs/>
        </w:rPr>
        <w:t>University of Chicago, Chicago, Illinois</w:t>
      </w:r>
    </w:p>
    <w:p w14:paraId="7A3D4F91" w14:textId="16C8C5E0" w:rsidR="00A8397A" w:rsidRPr="00A8397A" w:rsidRDefault="00A8397A" w:rsidP="00015C8F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A8397A">
        <w:rPr>
          <w:rFonts w:ascii="Times New Roman" w:eastAsia="Times New Roman" w:hAnsi="Times New Roman" w:cs="Times New Roman"/>
          <w:bCs/>
        </w:rPr>
        <w:t>Analyzed spatial and temporal changes in host gene expression (RNA-seq) following microbial engraftment using DESeq2, revealing novel shifts in mucosal function and identity</w:t>
      </w:r>
    </w:p>
    <w:p w14:paraId="42DD1858" w14:textId="77777777" w:rsidR="00F74C66" w:rsidRDefault="00A8397A" w:rsidP="0046012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A8397A">
        <w:rPr>
          <w:rFonts w:ascii="Times New Roman" w:eastAsia="Times New Roman" w:hAnsi="Times New Roman" w:cs="Times New Roman"/>
        </w:rPr>
        <w:t xml:space="preserve">Identified bacterial genes mediating region-specific intestinal engraftment using transposon mutant libraries and mixed-effects models, revealing over 150 genes with differential fitness </w:t>
      </w:r>
      <w:r w:rsidR="00F74C66">
        <w:rPr>
          <w:rFonts w:ascii="Times New Roman" w:eastAsia="Times New Roman" w:hAnsi="Times New Roman" w:cs="Times New Roman"/>
        </w:rPr>
        <w:t>in</w:t>
      </w:r>
      <w:r w:rsidRPr="00A8397A">
        <w:rPr>
          <w:rFonts w:ascii="Times New Roman" w:eastAsia="Times New Roman" w:hAnsi="Times New Roman" w:cs="Times New Roman"/>
        </w:rPr>
        <w:t xml:space="preserve"> the small and large intestines</w:t>
      </w:r>
    </w:p>
    <w:p w14:paraId="4AE09A33" w14:textId="77777777" w:rsidR="00814F85" w:rsidRDefault="00814F85" w:rsidP="00814F85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="Times New Roman" w:eastAsia="Times New Roman" w:hAnsi="Times New Roman" w:cs="Times New Roman"/>
          <w:bCs/>
        </w:rPr>
      </w:pPr>
      <w:r w:rsidRPr="00814F85">
        <w:rPr>
          <w:rFonts w:ascii="Times New Roman" w:eastAsia="Times New Roman" w:hAnsi="Times New Roman" w:cs="Times New Roman"/>
          <w:bCs/>
        </w:rPr>
        <w:t>Integrated host transcriptomic and bacterial fitness (TnSeq) datasets to model spatial and temporal host–microbe interaction dynamics, identifying over 150,000 putative interactions across intestinal regions.</w:t>
      </w:r>
    </w:p>
    <w:p w14:paraId="2472D6FA" w14:textId="77777777" w:rsidR="00814F85" w:rsidRPr="00814F85" w:rsidRDefault="00814F85" w:rsidP="00814F85">
      <w:pPr>
        <w:tabs>
          <w:tab w:val="right" w:pos="10080"/>
        </w:tabs>
        <w:ind w:left="180"/>
        <w:rPr>
          <w:rFonts w:ascii="Times New Roman" w:eastAsia="Times New Roman" w:hAnsi="Times New Roman" w:cs="Times New Roman"/>
          <w:bCs/>
        </w:rPr>
      </w:pPr>
    </w:p>
    <w:p w14:paraId="37469A7C" w14:textId="60E1A0BF" w:rsidR="0046012A" w:rsidRDefault="0046012A" w:rsidP="001E50CC">
      <w:pPr>
        <w:tabs>
          <w:tab w:val="right" w:pos="1008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Digestive Diseases Research Fellow, Department of Medicine,</w:t>
      </w:r>
      <w:r>
        <w:rPr>
          <w:rFonts w:ascii="Times New Roman" w:eastAsia="Times New Roman" w:hAnsi="Times New Roman" w:cs="Times New Roman"/>
          <w:b/>
        </w:rPr>
        <w:tab/>
      </w:r>
      <w:r w:rsidRPr="001E50CC">
        <w:rPr>
          <w:rFonts w:ascii="Times New Roman" w:eastAsia="Times New Roman" w:hAnsi="Times New Roman" w:cs="Times New Roman"/>
          <w:bCs/>
        </w:rPr>
        <w:t>March 2022 – Sept. 2025</w:t>
      </w:r>
    </w:p>
    <w:p w14:paraId="2AA15E57" w14:textId="77777777" w:rsidR="0046012A" w:rsidRPr="00AB67BD" w:rsidRDefault="0046012A" w:rsidP="0046012A">
      <w:pPr>
        <w:rPr>
          <w:rFonts w:ascii="Times New Roman" w:eastAsia="Times New Roman" w:hAnsi="Times New Roman" w:cs="Times New Roman"/>
          <w:bCs/>
          <w:i/>
          <w:iCs/>
        </w:rPr>
      </w:pPr>
      <w:r w:rsidRPr="00AB67BD">
        <w:rPr>
          <w:rFonts w:ascii="Times New Roman" w:eastAsia="Times New Roman" w:hAnsi="Times New Roman" w:cs="Times New Roman"/>
          <w:bCs/>
          <w:i/>
          <w:iCs/>
        </w:rPr>
        <w:t>University of Chicago, Chicago, Illinois</w:t>
      </w:r>
    </w:p>
    <w:p w14:paraId="7BFD2663" w14:textId="39B693E9" w:rsidR="00814F85" w:rsidRDefault="00814F85" w:rsidP="0046012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814F85">
        <w:rPr>
          <w:rFonts w:ascii="Times New Roman" w:eastAsia="Times New Roman" w:hAnsi="Times New Roman" w:cs="Times New Roman"/>
        </w:rPr>
        <w:t>Designed a neural network in PyTorch to predict intestinal region of origin from 16S metagenomic profiles, achieving 94% classification accuracy and an AUC of 0.94</w:t>
      </w:r>
    </w:p>
    <w:p w14:paraId="0C3830D9" w14:textId="77777777" w:rsidR="00814F85" w:rsidRDefault="00814F85" w:rsidP="0046012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814F85">
        <w:rPr>
          <w:rFonts w:ascii="Times New Roman" w:eastAsia="Times New Roman" w:hAnsi="Times New Roman" w:cs="Times New Roman"/>
          <w:bCs/>
        </w:rPr>
        <w:t>Applied unsupervised machine learning (k-means clustering) to metabolomic and metagenomic datasets, identifying microbial community shifts that preceded downstream metabolic changes.</w:t>
      </w:r>
    </w:p>
    <w:p w14:paraId="5093227A" w14:textId="05E70F07" w:rsidR="0046012A" w:rsidRPr="00814F85" w:rsidRDefault="00814F85" w:rsidP="0046012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814F85">
        <w:rPr>
          <w:rFonts w:ascii="Times New Roman" w:eastAsia="Times New Roman" w:hAnsi="Times New Roman" w:cs="Times New Roman"/>
          <w:bCs/>
        </w:rPr>
        <w:t>Implemented an automated, parallelized Python pipeline using Snakemake for analysis of a 2.2 TB genomics dataset, substantially reducing compute time and improving bacterial genome assembly efficiency.</w:t>
      </w:r>
    </w:p>
    <w:p w14:paraId="379E7857" w14:textId="00FA9137" w:rsidR="0046012A" w:rsidRPr="001E50CC" w:rsidRDefault="0046012A" w:rsidP="001E50CC">
      <w:pPr>
        <w:tabs>
          <w:tab w:val="right" w:pos="1008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Graduate Research Assistant, Department of Biology</w:t>
      </w:r>
      <w:r>
        <w:rPr>
          <w:rFonts w:ascii="Times New Roman" w:eastAsia="Times New Roman" w:hAnsi="Times New Roman" w:cs="Times New Roman"/>
          <w:b/>
        </w:rPr>
        <w:tab/>
      </w:r>
      <w:r w:rsidRPr="001E50CC">
        <w:rPr>
          <w:rFonts w:ascii="Times New Roman" w:eastAsia="Times New Roman" w:hAnsi="Times New Roman" w:cs="Times New Roman"/>
          <w:bCs/>
        </w:rPr>
        <w:t>June 2020 - July 2022</w:t>
      </w:r>
    </w:p>
    <w:p w14:paraId="77148957" w14:textId="16161E46" w:rsidR="00343A36" w:rsidRDefault="0046012A" w:rsidP="0046012A">
      <w:pPr>
        <w:rPr>
          <w:rFonts w:ascii="Times New Roman" w:eastAsia="Times New Roman" w:hAnsi="Times New Roman" w:cs="Times New Roman"/>
          <w:bCs/>
          <w:i/>
          <w:iCs/>
        </w:rPr>
      </w:pPr>
      <w:r w:rsidRPr="00AB67BD">
        <w:rPr>
          <w:rFonts w:ascii="Times New Roman" w:eastAsia="Times New Roman" w:hAnsi="Times New Roman" w:cs="Times New Roman"/>
          <w:bCs/>
          <w:i/>
          <w:iCs/>
        </w:rPr>
        <w:t>Loyola University of Chicago, Chicago, Illinois</w:t>
      </w:r>
    </w:p>
    <w:p w14:paraId="5D9F4BC3" w14:textId="77777777" w:rsidR="00814F85" w:rsidRDefault="00814F85" w:rsidP="00814F8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814F85">
        <w:rPr>
          <w:rFonts w:ascii="Times New Roman" w:eastAsia="Times New Roman" w:hAnsi="Times New Roman" w:cs="Times New Roman"/>
        </w:rPr>
        <w:t>Conducted a meta-analysis of five published celiac microbiome studies using standardized 16S metagenomic workflows, reproducing prior findings while identifying novel microbial associations.</w:t>
      </w:r>
    </w:p>
    <w:p w14:paraId="13F8136B" w14:textId="6D0171D7" w:rsidR="00530A97" w:rsidRPr="00814F85" w:rsidRDefault="00814F85" w:rsidP="00814F8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814F85">
        <w:rPr>
          <w:rFonts w:ascii="Times New Roman" w:eastAsia="Times New Roman" w:hAnsi="Times New Roman" w:cs="Times New Roman"/>
          <w:bCs/>
        </w:rPr>
        <w:t xml:space="preserve">Led a team of four undergraduate researchers in developing machine learning models predicting disease from urinary microbiome composition, identifying novel associations between </w:t>
      </w:r>
      <w:r>
        <w:rPr>
          <w:rFonts w:ascii="Times New Roman" w:eastAsia="Times New Roman" w:hAnsi="Times New Roman" w:cs="Times New Roman"/>
          <w:bCs/>
        </w:rPr>
        <w:t>microbes</w:t>
      </w:r>
      <w:r w:rsidRPr="00814F85">
        <w:rPr>
          <w:rFonts w:ascii="Times New Roman" w:eastAsia="Times New Roman" w:hAnsi="Times New Roman" w:cs="Times New Roman"/>
          <w:bCs/>
        </w:rPr>
        <w:t>, UTIs, and incontinence.</w:t>
      </w:r>
    </w:p>
    <w:p w14:paraId="48BDDF39" w14:textId="072866A8" w:rsidR="0046012A" w:rsidRDefault="0046012A" w:rsidP="0046012A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Selected Publications (1 of 4)</w:t>
      </w:r>
    </w:p>
    <w:p w14:paraId="372971F6" w14:textId="77777777" w:rsidR="0046012A" w:rsidRDefault="00040606" w:rsidP="0046012A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pict w14:anchorId="771BDC8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05C58E" w14:textId="77777777" w:rsidR="0046012A" w:rsidRDefault="0046012A" w:rsidP="0046012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DeLeon O, Mocanu M, Tan A, Sidebottom AM, Koval J, Ceccato HD, Kralicek S, </w:t>
      </w:r>
      <w:r>
        <w:rPr>
          <w:rFonts w:ascii="Times New Roman" w:eastAsia="Times New Roman" w:hAnsi="Times New Roman" w:cs="Times New Roman"/>
          <w:b/>
        </w:rPr>
        <w:t>Colgan JJ</w:t>
      </w:r>
      <w:r>
        <w:rPr>
          <w:rFonts w:ascii="Times New Roman" w:eastAsia="Times New Roman" w:hAnsi="Times New Roman" w:cs="Times New Roman"/>
        </w:rPr>
        <w:t>, St George MM, Lake JM, Cooper M, Xu J, Moore J, Su Q, Xu Z, Ng SC, Chan FKL, Tun HM, Cham CM, Liu CY, Rubin DT, Martinez-Guryn K, Chang EB. Microbiome mismatches from microbiota transplants lead to persistent off-target metabolic and immunomodulatory effects. Cell. 2025 May 30:S0092-8674(25)00564-1. doi: 10.1016/j.cell.2025.05.014. Epub ahead of print. PMID: 40482640.</w:t>
      </w:r>
    </w:p>
    <w:p w14:paraId="1478B49A" w14:textId="77777777" w:rsidR="0046012A" w:rsidRDefault="0046012A" w:rsidP="0046012A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5B52D84" w14:textId="77777777" w:rsidR="0046012A" w:rsidRDefault="0046012A" w:rsidP="0046012A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Selected Conference Presentations (4 of 6)</w:t>
      </w:r>
    </w:p>
    <w:p w14:paraId="42A01C49" w14:textId="77777777" w:rsidR="0046012A" w:rsidRDefault="00040606" w:rsidP="0046012A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pict w14:anchorId="636991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003A63" w14:textId="4F7086A1" w:rsidR="0046012A" w:rsidRDefault="0046012A" w:rsidP="00AB67BD">
      <w:pPr>
        <w:spacing w:after="1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Light</w:t>
      </w:r>
      <w:r w:rsidR="00814F85">
        <w:rPr>
          <w:rFonts w:ascii="Times New Roman" w:eastAsia="Times New Roman" w:hAnsi="Times New Roman" w:cs="Times New Roman"/>
          <w:b/>
        </w:rPr>
        <w:t>n</w:t>
      </w:r>
      <w:r>
        <w:rPr>
          <w:rFonts w:ascii="Times New Roman" w:eastAsia="Times New Roman" w:hAnsi="Times New Roman" w:cs="Times New Roman"/>
          <w:b/>
        </w:rPr>
        <w:t xml:space="preserve">ing talk, </w:t>
      </w:r>
      <w:r>
        <w:rPr>
          <w:rFonts w:ascii="Times New Roman" w:eastAsia="Times New Roman" w:hAnsi="Times New Roman" w:cs="Times New Roman"/>
        </w:rPr>
        <w:t>Regional fitness determinants of gut bacteria.</w:t>
      </w:r>
      <w:r>
        <w:rPr>
          <w:rFonts w:ascii="Times New Roman" w:eastAsia="Times New Roman" w:hAnsi="Times New Roman" w:cs="Times New Roman"/>
          <w:b/>
        </w:rPr>
        <w:t xml:space="preserve"> JJ Colgan</w:t>
      </w:r>
      <w:r>
        <w:rPr>
          <w:rFonts w:ascii="Times New Roman" w:eastAsia="Times New Roman" w:hAnsi="Times New Roman" w:cs="Times New Roman"/>
        </w:rPr>
        <w:t>, Marissa St. George MS, Orlando Deleon, Ran Blekhman, and Eugene Chang. The microbiome center symposium. University of Chicago, Chicago</w:t>
      </w:r>
      <w:r w:rsidR="00FE0F84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Illinois 4/11/2</w:t>
      </w:r>
      <w:r w:rsidR="00832C0F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.</w:t>
      </w:r>
    </w:p>
    <w:p w14:paraId="3C8FC95F" w14:textId="37A4446D" w:rsidR="0046012A" w:rsidRDefault="0046012A" w:rsidP="00AB67BD">
      <w:pPr>
        <w:spacing w:after="1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Research presentation, </w:t>
      </w:r>
      <w:r>
        <w:rPr>
          <w:rFonts w:ascii="Times New Roman" w:eastAsia="Times New Roman" w:hAnsi="Times New Roman" w:cs="Times New Roman"/>
        </w:rPr>
        <w:t xml:space="preserve">Modeling regional determinants of intestinal bacterial fitness and function using Bifidobacterium breve. </w:t>
      </w:r>
      <w:r>
        <w:rPr>
          <w:rFonts w:ascii="Times New Roman" w:eastAsia="Times New Roman" w:hAnsi="Times New Roman" w:cs="Times New Roman"/>
          <w:b/>
        </w:rPr>
        <w:t>JJ Colgan</w:t>
      </w:r>
      <w:r>
        <w:rPr>
          <w:rFonts w:ascii="Times New Roman" w:eastAsia="Times New Roman" w:hAnsi="Times New Roman" w:cs="Times New Roman"/>
        </w:rPr>
        <w:t>, Marissa St. George MS, Orlando Deleon, Ran Blekhman, and Eugene Chang. Annual Joint UW Madison / UChicago T32 Digestive Diseases and Nutrition Retreat. University of Wisconsin-Madison, Madison</w:t>
      </w:r>
      <w:r w:rsidR="00FE0F84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Wisconsin, 11/2/24.</w:t>
      </w:r>
    </w:p>
    <w:p w14:paraId="21E9FB1D" w14:textId="2CDEB041" w:rsidR="0046012A" w:rsidRDefault="0046012A" w:rsidP="00AB67BD">
      <w:pPr>
        <w:spacing w:after="1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Poster,</w:t>
      </w:r>
      <w:r>
        <w:rPr>
          <w:rFonts w:ascii="Times New Roman" w:eastAsia="Times New Roman" w:hAnsi="Times New Roman" w:cs="Times New Roman"/>
        </w:rPr>
        <w:t xml:space="preserve"> B. breve RbTn-seq library restores colonic gene expression in germ-free mice. </w:t>
      </w:r>
      <w:r>
        <w:rPr>
          <w:rFonts w:ascii="Times New Roman" w:eastAsia="Times New Roman" w:hAnsi="Times New Roman" w:cs="Times New Roman"/>
          <w:b/>
        </w:rPr>
        <w:t>JJ Colgan</w:t>
      </w:r>
      <w:r>
        <w:rPr>
          <w:rFonts w:ascii="Times New Roman" w:eastAsia="Times New Roman" w:hAnsi="Times New Roman" w:cs="Times New Roman"/>
        </w:rPr>
        <w:t>, Marissa St. George MS, Orlando Deleon, Ran Blekhman, and Eugene Chang. Annual Joint UW Madison / UChicago T32 Digestive Diseases and Nutrition Retreat. University of Wisconsin-Madison, Madison</w:t>
      </w:r>
      <w:r w:rsidR="00FE0F84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Wisconsin, 11/2/24.</w:t>
      </w:r>
    </w:p>
    <w:p w14:paraId="3B8F84F6" w14:textId="761C898C" w:rsidR="0046012A" w:rsidRPr="0046012A" w:rsidRDefault="0046012A" w:rsidP="00AB67BD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Poster, </w:t>
      </w:r>
      <w:r>
        <w:rPr>
          <w:rFonts w:ascii="Times New Roman" w:eastAsia="Times New Roman" w:hAnsi="Times New Roman" w:cs="Times New Roman"/>
        </w:rPr>
        <w:t xml:space="preserve">Regional fitness determinants of gut bacteria. </w:t>
      </w:r>
      <w:r>
        <w:rPr>
          <w:rFonts w:ascii="Times New Roman" w:eastAsia="Times New Roman" w:hAnsi="Times New Roman" w:cs="Times New Roman"/>
          <w:b/>
        </w:rPr>
        <w:t>JJ Colgan</w:t>
      </w:r>
      <w:r>
        <w:rPr>
          <w:rFonts w:ascii="Times New Roman" w:eastAsia="Times New Roman" w:hAnsi="Times New Roman" w:cs="Times New Roman"/>
        </w:rPr>
        <w:t>, Marissa St. George MS, Orlando Deleon, Ran Blekhman, and Eugene Chang. Third Annual Midwestern Metabolism Meeting. Northwestern University, Chicago</w:t>
      </w:r>
      <w:r w:rsidR="00FE0F84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Illinois 9/19/24.</w:t>
      </w:r>
    </w:p>
    <w:p w14:paraId="0000001F" w14:textId="11514A0D" w:rsidR="00C17856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Teaching </w:t>
      </w:r>
      <w:r w:rsidR="00E138E6">
        <w:rPr>
          <w:rFonts w:ascii="Times New Roman" w:eastAsia="Times New Roman" w:hAnsi="Times New Roman" w:cs="Times New Roman"/>
          <w:b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xperience </w:t>
      </w:r>
    </w:p>
    <w:p w14:paraId="083DFDB8" w14:textId="7054FB54" w:rsidR="00530A97" w:rsidRDefault="00040606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pict w14:anchorId="3C16CD2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F91777" w14:textId="4773ABEB" w:rsidR="001E50CC" w:rsidRPr="001E50CC" w:rsidRDefault="00000000" w:rsidP="001E50CC">
      <w:pPr>
        <w:tabs>
          <w:tab w:val="right" w:pos="10080"/>
        </w:tabs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Graduate Teach</w:t>
      </w:r>
      <w:r w:rsidR="00814F85">
        <w:rPr>
          <w:rFonts w:ascii="Times New Roman" w:eastAsia="Times New Roman" w:hAnsi="Times New Roman" w:cs="Times New Roman"/>
          <w:b/>
        </w:rPr>
        <w:t>ing</w:t>
      </w:r>
      <w:r>
        <w:rPr>
          <w:rFonts w:ascii="Times New Roman" w:eastAsia="Times New Roman" w:hAnsi="Times New Roman" w:cs="Times New Roman"/>
          <w:b/>
        </w:rPr>
        <w:t xml:space="preserve"> Assistant, Endocrinology III: Human disease,</w:t>
      </w:r>
      <w:r>
        <w:rPr>
          <w:rFonts w:ascii="Times New Roman" w:eastAsia="Times New Roman" w:hAnsi="Times New Roman" w:cs="Times New Roman"/>
          <w:b/>
        </w:rPr>
        <w:tab/>
      </w:r>
      <w:r w:rsidRPr="001E50CC">
        <w:rPr>
          <w:rFonts w:ascii="Times New Roman" w:eastAsia="Times New Roman" w:hAnsi="Times New Roman" w:cs="Times New Roman"/>
          <w:bCs/>
        </w:rPr>
        <w:t xml:space="preserve">March 2023 </w:t>
      </w:r>
      <w:r w:rsidR="00530A97" w:rsidRPr="001E50CC">
        <w:rPr>
          <w:rFonts w:ascii="Times New Roman" w:eastAsia="Times New Roman" w:hAnsi="Times New Roman" w:cs="Times New Roman"/>
          <w:bCs/>
        </w:rPr>
        <w:t>–</w:t>
      </w:r>
      <w:r w:rsidRPr="001E50CC">
        <w:rPr>
          <w:rFonts w:ascii="Times New Roman" w:eastAsia="Times New Roman" w:hAnsi="Times New Roman" w:cs="Times New Roman"/>
          <w:bCs/>
        </w:rPr>
        <w:t xml:space="preserve"> Present</w:t>
      </w:r>
    </w:p>
    <w:p w14:paraId="2466245E" w14:textId="7D8DEC9B" w:rsidR="00343A36" w:rsidRDefault="00000000" w:rsidP="001E50CC">
      <w:pPr>
        <w:tabs>
          <w:tab w:val="right" w:pos="10080"/>
        </w:tabs>
        <w:rPr>
          <w:rFonts w:ascii="Times New Roman" w:eastAsia="Times New Roman" w:hAnsi="Times New Roman" w:cs="Times New Roman"/>
          <w:bCs/>
          <w:i/>
          <w:iCs/>
        </w:rPr>
      </w:pPr>
      <w:r w:rsidRPr="00015C8F">
        <w:rPr>
          <w:rFonts w:ascii="Times New Roman" w:eastAsia="Times New Roman" w:hAnsi="Times New Roman" w:cs="Times New Roman"/>
          <w:bCs/>
          <w:i/>
          <w:iCs/>
        </w:rPr>
        <w:t>University of</w:t>
      </w:r>
      <w:r w:rsidRPr="00FE0F84">
        <w:rPr>
          <w:rFonts w:ascii="Times New Roman" w:eastAsia="Times New Roman" w:hAnsi="Times New Roman" w:cs="Times New Roman"/>
          <w:b/>
        </w:rPr>
        <w:t xml:space="preserve"> </w:t>
      </w:r>
      <w:r w:rsidRPr="001E50CC">
        <w:rPr>
          <w:rFonts w:ascii="Times New Roman" w:eastAsia="Times New Roman" w:hAnsi="Times New Roman" w:cs="Times New Roman"/>
          <w:bCs/>
          <w:i/>
          <w:iCs/>
        </w:rPr>
        <w:t>Chicago, Chicago, Illinois</w:t>
      </w:r>
    </w:p>
    <w:p w14:paraId="483969A2" w14:textId="77777777" w:rsidR="00343A36" w:rsidRPr="00343A36" w:rsidRDefault="00343A36" w:rsidP="001E50CC">
      <w:pPr>
        <w:tabs>
          <w:tab w:val="right" w:pos="10080"/>
        </w:tabs>
        <w:rPr>
          <w:rFonts w:ascii="Times New Roman" w:eastAsia="Times New Roman" w:hAnsi="Times New Roman" w:cs="Times New Roman"/>
          <w:bCs/>
          <w:i/>
          <w:iCs/>
        </w:rPr>
      </w:pPr>
    </w:p>
    <w:p w14:paraId="00000022" w14:textId="49B0F59C" w:rsidR="00C17856" w:rsidRPr="001E50CC" w:rsidRDefault="00000000" w:rsidP="001E50CC">
      <w:pPr>
        <w:tabs>
          <w:tab w:val="right" w:pos="10080"/>
        </w:tabs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Instructor, Introduction to biology lab I &amp; II</w:t>
      </w:r>
      <w:r>
        <w:rPr>
          <w:rFonts w:ascii="Times New Roman" w:eastAsia="Times New Roman" w:hAnsi="Times New Roman" w:cs="Times New Roman"/>
          <w:b/>
        </w:rPr>
        <w:tab/>
      </w:r>
      <w:r w:rsidRPr="001E50CC">
        <w:rPr>
          <w:rFonts w:ascii="Times New Roman" w:eastAsia="Times New Roman" w:hAnsi="Times New Roman" w:cs="Times New Roman"/>
          <w:bCs/>
        </w:rPr>
        <w:t xml:space="preserve">August 2021 </w:t>
      </w:r>
      <w:r w:rsidR="00FE0F84" w:rsidRPr="001E50CC">
        <w:rPr>
          <w:rFonts w:ascii="Times New Roman" w:eastAsia="Times New Roman" w:hAnsi="Times New Roman" w:cs="Times New Roman"/>
          <w:bCs/>
        </w:rPr>
        <w:t>–</w:t>
      </w:r>
      <w:r w:rsidRPr="001E50CC">
        <w:rPr>
          <w:rFonts w:ascii="Times New Roman" w:eastAsia="Times New Roman" w:hAnsi="Times New Roman" w:cs="Times New Roman"/>
          <w:bCs/>
        </w:rPr>
        <w:t xml:space="preserve"> May 2022</w:t>
      </w:r>
    </w:p>
    <w:p w14:paraId="7E95E8D7" w14:textId="4315121C" w:rsidR="00530A97" w:rsidRPr="001E50CC" w:rsidRDefault="00000000" w:rsidP="00E138E6">
      <w:pPr>
        <w:rPr>
          <w:rFonts w:ascii="Times New Roman" w:eastAsia="Times New Roman" w:hAnsi="Times New Roman" w:cs="Times New Roman"/>
          <w:bCs/>
          <w:i/>
          <w:iCs/>
        </w:rPr>
      </w:pPr>
      <w:r w:rsidRPr="001E50CC">
        <w:rPr>
          <w:rFonts w:ascii="Times New Roman" w:eastAsia="Times New Roman" w:hAnsi="Times New Roman" w:cs="Times New Roman"/>
          <w:bCs/>
          <w:i/>
          <w:iCs/>
        </w:rPr>
        <w:t>Loyola University Chicago, Chicago, Illinois</w:t>
      </w:r>
    </w:p>
    <w:p w14:paraId="00000031" w14:textId="5936D86D" w:rsidR="00C17856" w:rsidRDefault="00000000" w:rsidP="00AB67BD">
      <w:pPr>
        <w:spacing w:before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Leadership and </w:t>
      </w:r>
      <w:r w:rsidR="00E138E6">
        <w:rPr>
          <w:rFonts w:ascii="Times New Roman" w:eastAsia="Times New Roman" w:hAnsi="Times New Roman" w:cs="Times New Roman"/>
          <w:b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ervice </w:t>
      </w:r>
    </w:p>
    <w:p w14:paraId="0091AFE8" w14:textId="46139FE0" w:rsidR="00530A97" w:rsidRDefault="00040606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pict w14:anchorId="3333E3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32" w14:textId="14852922" w:rsidR="00C17856" w:rsidRPr="001E50CC" w:rsidRDefault="00000000" w:rsidP="001E50CC">
      <w:pPr>
        <w:tabs>
          <w:tab w:val="right" w:pos="10080"/>
        </w:tabs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Project SYNCERE, </w:t>
      </w:r>
      <w:r w:rsidRPr="001E50CC">
        <w:rPr>
          <w:rFonts w:ascii="Times New Roman" w:eastAsia="Times New Roman" w:hAnsi="Times New Roman" w:cs="Times New Roman"/>
          <w:b/>
        </w:rPr>
        <w:t xml:space="preserve">Lead STEM Instructor </w:t>
      </w:r>
      <w:r w:rsidRPr="001E50CC">
        <w:rPr>
          <w:rFonts w:ascii="Times New Roman" w:eastAsia="Times New Roman" w:hAnsi="Times New Roman" w:cs="Times New Roman"/>
          <w:b/>
        </w:rPr>
        <w:tab/>
      </w:r>
      <w:r w:rsidRPr="001E50CC">
        <w:rPr>
          <w:rFonts w:ascii="Times New Roman" w:eastAsia="Times New Roman" w:hAnsi="Times New Roman" w:cs="Times New Roman"/>
          <w:bCs/>
        </w:rPr>
        <w:t>2022 - Present</w:t>
      </w:r>
    </w:p>
    <w:p w14:paraId="201787EA" w14:textId="4633A0AB" w:rsidR="00814F85" w:rsidRPr="00814F85" w:rsidRDefault="00814F85" w:rsidP="00343A3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 w:rsidRPr="00814F85">
        <w:rPr>
          <w:rFonts w:ascii="Times New Roman" w:eastAsia="Times New Roman" w:hAnsi="Times New Roman" w:cs="Times New Roman"/>
        </w:rPr>
        <w:t>Taught introductory computer science to classes of up to 30 middle school</w:t>
      </w:r>
      <w:r>
        <w:rPr>
          <w:rFonts w:ascii="Times New Roman" w:eastAsia="Times New Roman" w:hAnsi="Times New Roman" w:cs="Times New Roman"/>
        </w:rPr>
        <w:t>ers</w:t>
      </w:r>
      <w:r w:rsidRPr="00814F85">
        <w:rPr>
          <w:rFonts w:ascii="Times New Roman" w:eastAsia="Times New Roman" w:hAnsi="Times New Roman" w:cs="Times New Roman"/>
        </w:rPr>
        <w:t xml:space="preserve"> using MIT App Inventor.</w:t>
      </w:r>
    </w:p>
    <w:p w14:paraId="3CD52240" w14:textId="5EDB59F9" w:rsidR="00AB67BD" w:rsidRPr="00343A36" w:rsidRDefault="00AB67BD" w:rsidP="00343A3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 w:rsidRPr="00AB67BD">
        <w:rPr>
          <w:rFonts w:ascii="Times New Roman" w:eastAsia="Times New Roman" w:hAnsi="Times New Roman" w:cs="Times New Roman"/>
        </w:rPr>
        <w:t xml:space="preserve">Organized and supervised field trips to college fairs (e.g. University of Illinois Engineering Open House) and museums </w:t>
      </w:r>
    </w:p>
    <w:p w14:paraId="4869DE4C" w14:textId="77777777" w:rsidR="00343A36" w:rsidRPr="00343A36" w:rsidRDefault="00343A36" w:rsidP="00343A36">
      <w:pPr>
        <w:ind w:left="720"/>
        <w:rPr>
          <w:rFonts w:ascii="Times New Roman" w:eastAsia="Times New Roman" w:hAnsi="Times New Roman" w:cs="Times New Roman"/>
          <w:b/>
        </w:rPr>
      </w:pPr>
    </w:p>
    <w:p w14:paraId="00000037" w14:textId="11EEA941" w:rsidR="00C17856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Grants </w:t>
      </w:r>
      <w:r w:rsidR="00FE0F84">
        <w:rPr>
          <w:rFonts w:ascii="Times New Roman" w:eastAsia="Times New Roman" w:hAnsi="Times New Roman" w:cs="Times New Roman"/>
          <w:b/>
          <w:sz w:val="26"/>
          <w:szCs w:val="26"/>
        </w:rPr>
        <w:t>and Awards</w:t>
      </w:r>
    </w:p>
    <w:p w14:paraId="6FBE1BD7" w14:textId="1CFCC99C" w:rsidR="00FE0F84" w:rsidRDefault="00040606">
      <w:pPr>
        <w:rPr>
          <w:rFonts w:ascii="Times New Roman" w:eastAsia="Times New Roman" w:hAnsi="Times New Roman" w:cs="Times New Roman"/>
          <w:b/>
          <w:sz w:val="26"/>
          <w:szCs w:val="26"/>
        </w:rPr>
      </w:pPr>
      <w:ins w:id="0" w:author="Ganji, Elahe [BSD Email]" w:date="2025-11-07T11:39:00Z" w16du:dateUtc="2025-11-07T17:39:00Z">
        <w:r>
          <w:rPr>
            <w:noProof/>
          </w:rPr>
          <w:pict w14:anchorId="27CE0A0D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1EDECE25" w14:textId="22816A82" w:rsidR="00AB67BD" w:rsidRPr="001E50CC" w:rsidRDefault="00AB67BD" w:rsidP="001E50CC">
      <w:pPr>
        <w:tabs>
          <w:tab w:val="right" w:pos="10080"/>
        </w:tabs>
        <w:rPr>
          <w:rFonts w:ascii="Times New Roman" w:eastAsia="Times New Roman" w:hAnsi="Times New Roman" w:cs="Times New Roman"/>
          <w:b/>
        </w:rPr>
      </w:pPr>
      <w:r w:rsidRPr="001E50CC">
        <w:rPr>
          <w:rFonts w:ascii="Times New Roman" w:eastAsia="Times New Roman" w:hAnsi="Times New Roman" w:cs="Times New Roman"/>
          <w:bCs/>
        </w:rPr>
        <w:t>University of Chicago Gallo scholarship for outstanding graduate students (</w:t>
      </w:r>
      <w:r w:rsidR="00343A36">
        <w:rPr>
          <w:rFonts w:ascii="Times New Roman" w:eastAsia="Times New Roman" w:hAnsi="Times New Roman" w:cs="Times New Roman"/>
          <w:bCs/>
        </w:rPr>
        <w:t>$</w:t>
      </w:r>
      <w:r w:rsidRPr="001E50CC">
        <w:rPr>
          <w:rFonts w:ascii="Times New Roman" w:eastAsia="Times New Roman" w:hAnsi="Times New Roman" w:cs="Times New Roman"/>
          <w:bCs/>
        </w:rPr>
        <w:t>40,000</w:t>
      </w:r>
      <w:r w:rsidRPr="001E50CC">
        <w:rPr>
          <w:rFonts w:ascii="Times New Roman" w:eastAsia="Times New Roman" w:hAnsi="Times New Roman" w:cs="Times New Roman"/>
          <w:b/>
        </w:rPr>
        <w:t xml:space="preserve">) </w:t>
      </w:r>
      <w:r w:rsidRPr="001E50CC">
        <w:rPr>
          <w:rFonts w:ascii="Times New Roman" w:eastAsia="Times New Roman" w:hAnsi="Times New Roman" w:cs="Times New Roman"/>
          <w:b/>
        </w:rPr>
        <w:tab/>
      </w:r>
      <w:r w:rsidR="001E50CC" w:rsidRPr="001E50CC">
        <w:rPr>
          <w:rFonts w:ascii="Times New Roman" w:eastAsia="Times New Roman" w:hAnsi="Times New Roman" w:cs="Times New Roman"/>
          <w:bCs/>
        </w:rPr>
        <w:t>September</w:t>
      </w:r>
      <w:r w:rsidR="001E50CC">
        <w:rPr>
          <w:rFonts w:ascii="Times New Roman" w:eastAsia="Times New Roman" w:hAnsi="Times New Roman" w:cs="Times New Roman"/>
          <w:b/>
        </w:rPr>
        <w:t xml:space="preserve"> </w:t>
      </w:r>
      <w:r w:rsidR="001E50CC" w:rsidRPr="001E50CC">
        <w:rPr>
          <w:rFonts w:ascii="Times New Roman" w:eastAsia="Times New Roman" w:hAnsi="Times New Roman" w:cs="Times New Roman"/>
          <w:bCs/>
        </w:rPr>
        <w:t>2</w:t>
      </w:r>
      <w:r w:rsidRPr="001E50CC">
        <w:rPr>
          <w:rFonts w:ascii="Times New Roman" w:eastAsia="Times New Roman" w:hAnsi="Times New Roman" w:cs="Times New Roman"/>
          <w:bCs/>
        </w:rPr>
        <w:t xml:space="preserve">025 </w:t>
      </w:r>
    </w:p>
    <w:p w14:paraId="56492E05" w14:textId="77777777" w:rsidR="00AB67BD" w:rsidRDefault="00AB67BD" w:rsidP="001E50CC">
      <w:pPr>
        <w:tabs>
          <w:tab w:val="right" w:pos="10080"/>
        </w:tabs>
        <w:rPr>
          <w:rFonts w:ascii="Times New Roman" w:eastAsia="Times New Roman" w:hAnsi="Times New Roman" w:cs="Times New Roman"/>
          <w:color w:val="242424"/>
          <w:highlight w:val="white"/>
        </w:rPr>
      </w:pPr>
    </w:p>
    <w:p w14:paraId="00000038" w14:textId="0D540D6B" w:rsidR="00C17856" w:rsidRPr="001E50CC" w:rsidRDefault="00000000" w:rsidP="001E50CC">
      <w:pPr>
        <w:tabs>
          <w:tab w:val="right" w:pos="10080"/>
        </w:tabs>
        <w:rPr>
          <w:rFonts w:ascii="Times New Roman" w:eastAsia="Times New Roman" w:hAnsi="Times New Roman" w:cs="Times New Roman"/>
          <w:bCs/>
        </w:rPr>
      </w:pPr>
      <w:r w:rsidRPr="001E50CC">
        <w:rPr>
          <w:rFonts w:ascii="Times New Roman" w:eastAsia="Times New Roman" w:hAnsi="Times New Roman" w:cs="Times New Roman"/>
          <w:bCs/>
        </w:rPr>
        <w:t xml:space="preserve">University of Chicago Call for Research Acceleration in Microbiome Projects. (Co-PI) </w:t>
      </w:r>
      <w:r w:rsidRPr="001E50CC">
        <w:rPr>
          <w:rFonts w:ascii="Times New Roman" w:eastAsia="Times New Roman" w:hAnsi="Times New Roman" w:cs="Times New Roman"/>
          <w:bCs/>
        </w:rPr>
        <w:tab/>
      </w:r>
      <w:r w:rsidR="001E50CC">
        <w:rPr>
          <w:rFonts w:ascii="Times New Roman" w:eastAsia="Times New Roman" w:hAnsi="Times New Roman" w:cs="Times New Roman"/>
          <w:bCs/>
        </w:rPr>
        <w:t xml:space="preserve">May </w:t>
      </w:r>
      <w:r w:rsidRPr="001E50CC">
        <w:rPr>
          <w:rFonts w:ascii="Times New Roman" w:eastAsia="Times New Roman" w:hAnsi="Times New Roman" w:cs="Times New Roman"/>
          <w:bCs/>
        </w:rPr>
        <w:t>2022</w:t>
      </w:r>
    </w:p>
    <w:p w14:paraId="275C2229" w14:textId="5077537A" w:rsidR="00FE0F84" w:rsidRPr="00015C8F" w:rsidRDefault="00000000" w:rsidP="00FE0F84">
      <w:pPr>
        <w:rPr>
          <w:rFonts w:ascii="Times New Roman" w:eastAsia="Times New Roman" w:hAnsi="Times New Roman" w:cs="Times New Roman"/>
          <w:i/>
          <w:iCs/>
        </w:rPr>
      </w:pPr>
      <w:r w:rsidRPr="00015C8F">
        <w:rPr>
          <w:rFonts w:ascii="Times New Roman" w:eastAsia="Times New Roman" w:hAnsi="Times New Roman" w:cs="Times New Roman"/>
          <w:i/>
          <w:iCs/>
        </w:rPr>
        <w:t>Elucidating the role of Bifidobacterium throughout the intestinal tract ($18,000)</w:t>
      </w:r>
    </w:p>
    <w:sectPr w:rsidR="00FE0F84" w:rsidRPr="00015C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87BEF" w14:textId="77777777" w:rsidR="00040606" w:rsidRDefault="00040606" w:rsidP="00FD0B69">
      <w:pPr>
        <w:spacing w:line="240" w:lineRule="auto"/>
      </w:pPr>
      <w:r>
        <w:separator/>
      </w:r>
    </w:p>
  </w:endnote>
  <w:endnote w:type="continuationSeparator" w:id="0">
    <w:p w14:paraId="1280A5CB" w14:textId="77777777" w:rsidR="00040606" w:rsidRDefault="00040606" w:rsidP="00FD0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9148" w14:textId="77777777" w:rsidR="00C2502D" w:rsidRDefault="00C25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C11E" w14:textId="77777777" w:rsidR="00C2502D" w:rsidRDefault="00C250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A66D" w14:textId="77777777" w:rsidR="00C2502D" w:rsidRDefault="00C25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4851" w14:textId="77777777" w:rsidR="00040606" w:rsidRDefault="00040606" w:rsidP="00FD0B69">
      <w:pPr>
        <w:spacing w:line="240" w:lineRule="auto"/>
      </w:pPr>
      <w:r>
        <w:separator/>
      </w:r>
    </w:p>
  </w:footnote>
  <w:footnote w:type="continuationSeparator" w:id="0">
    <w:p w14:paraId="4C27585D" w14:textId="77777777" w:rsidR="00040606" w:rsidRDefault="00040606" w:rsidP="00FD0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7B57" w14:textId="77777777" w:rsidR="00FD0B69" w:rsidRDefault="00FD0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8033" w14:textId="77777777" w:rsidR="00FD0B69" w:rsidRDefault="00FD0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61D96" w14:textId="77777777" w:rsidR="00FD0B69" w:rsidRDefault="00FD0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159"/>
    <w:multiLevelType w:val="multilevel"/>
    <w:tmpl w:val="AEA46FFE"/>
    <w:styleLink w:val="CurrentList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855F2"/>
    <w:multiLevelType w:val="multilevel"/>
    <w:tmpl w:val="EA847F9A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273309"/>
    <w:multiLevelType w:val="multilevel"/>
    <w:tmpl w:val="AEA46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61244"/>
    <w:multiLevelType w:val="multilevel"/>
    <w:tmpl w:val="023403C8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13B64"/>
    <w:multiLevelType w:val="hybridMultilevel"/>
    <w:tmpl w:val="1ED2E4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456496">
    <w:abstractNumId w:val="2"/>
  </w:num>
  <w:num w:numId="2" w16cid:durableId="379791246">
    <w:abstractNumId w:val="3"/>
  </w:num>
  <w:num w:numId="3" w16cid:durableId="1076441184">
    <w:abstractNumId w:val="1"/>
  </w:num>
  <w:num w:numId="4" w16cid:durableId="141048075">
    <w:abstractNumId w:val="4"/>
  </w:num>
  <w:num w:numId="5" w16cid:durableId="17193582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nji, Elahe [BSD Email]">
    <w15:presenceInfo w15:providerId="AD" w15:userId="S::eganji@uchicagomedicine.org::2f7886aa-72d4-48da-b978-d75361b50d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856"/>
    <w:rsid w:val="00015C8F"/>
    <w:rsid w:val="00040606"/>
    <w:rsid w:val="000754C5"/>
    <w:rsid w:val="00077F56"/>
    <w:rsid w:val="000A16E3"/>
    <w:rsid w:val="00185EBF"/>
    <w:rsid w:val="001E50CC"/>
    <w:rsid w:val="00261E6B"/>
    <w:rsid w:val="00264B75"/>
    <w:rsid w:val="00343A36"/>
    <w:rsid w:val="00362AEC"/>
    <w:rsid w:val="00384F9C"/>
    <w:rsid w:val="003E354E"/>
    <w:rsid w:val="0046012A"/>
    <w:rsid w:val="004A6B59"/>
    <w:rsid w:val="004B54E3"/>
    <w:rsid w:val="004F4ED0"/>
    <w:rsid w:val="00530A97"/>
    <w:rsid w:val="0054174F"/>
    <w:rsid w:val="00627450"/>
    <w:rsid w:val="00654EE5"/>
    <w:rsid w:val="00674AC0"/>
    <w:rsid w:val="006E4D36"/>
    <w:rsid w:val="00707EE3"/>
    <w:rsid w:val="007603CA"/>
    <w:rsid w:val="007D2002"/>
    <w:rsid w:val="007F0E2F"/>
    <w:rsid w:val="00814F85"/>
    <w:rsid w:val="00832C0F"/>
    <w:rsid w:val="00844E49"/>
    <w:rsid w:val="008C318A"/>
    <w:rsid w:val="00A8397A"/>
    <w:rsid w:val="00A97E0B"/>
    <w:rsid w:val="00AA151C"/>
    <w:rsid w:val="00AB67BD"/>
    <w:rsid w:val="00B541E3"/>
    <w:rsid w:val="00C0382D"/>
    <w:rsid w:val="00C056BB"/>
    <w:rsid w:val="00C17856"/>
    <w:rsid w:val="00C2502D"/>
    <w:rsid w:val="00CD262B"/>
    <w:rsid w:val="00DF0793"/>
    <w:rsid w:val="00E138E6"/>
    <w:rsid w:val="00E13EAC"/>
    <w:rsid w:val="00E63C5E"/>
    <w:rsid w:val="00E776FC"/>
    <w:rsid w:val="00E819F5"/>
    <w:rsid w:val="00E86E71"/>
    <w:rsid w:val="00EF6D36"/>
    <w:rsid w:val="00F74C66"/>
    <w:rsid w:val="00F87AFE"/>
    <w:rsid w:val="00FB6989"/>
    <w:rsid w:val="00FD0B69"/>
    <w:rsid w:val="00FE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8750"/>
  <w15:docId w15:val="{CFAF7240-F6F9-B741-A316-80FBAE70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D0B6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B69"/>
  </w:style>
  <w:style w:type="paragraph" w:styleId="Footer">
    <w:name w:val="footer"/>
    <w:basedOn w:val="Normal"/>
    <w:link w:val="FooterChar"/>
    <w:uiPriority w:val="99"/>
    <w:unhideWhenUsed/>
    <w:rsid w:val="00FD0B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B69"/>
  </w:style>
  <w:style w:type="paragraph" w:styleId="ListParagraph">
    <w:name w:val="List Paragraph"/>
    <w:basedOn w:val="Normal"/>
    <w:uiPriority w:val="34"/>
    <w:qFormat/>
    <w:rsid w:val="00384F9C"/>
    <w:pPr>
      <w:ind w:left="720"/>
      <w:contextualSpacing/>
    </w:pPr>
  </w:style>
  <w:style w:type="paragraph" w:styleId="Revision">
    <w:name w:val="Revision"/>
    <w:hidden/>
    <w:uiPriority w:val="99"/>
    <w:semiHidden/>
    <w:rsid w:val="00E138E6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138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8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8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8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8E6"/>
    <w:rPr>
      <w:b/>
      <w:bCs/>
      <w:sz w:val="20"/>
      <w:szCs w:val="20"/>
    </w:rPr>
  </w:style>
  <w:style w:type="numbering" w:customStyle="1" w:styleId="CurrentList1">
    <w:name w:val="Current List1"/>
    <w:uiPriority w:val="99"/>
    <w:rsid w:val="00AB67BD"/>
    <w:pPr>
      <w:numPr>
        <w:numId w:val="5"/>
      </w:numPr>
    </w:pPr>
  </w:style>
  <w:style w:type="character" w:styleId="Hyperlink">
    <w:name w:val="Hyperlink"/>
    <w:basedOn w:val="DefaultParagraphFont"/>
    <w:uiPriority w:val="99"/>
    <w:unhideWhenUsed/>
    <w:rsid w:val="00362A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A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2A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jcolgan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jcolgan@uchicago.edu" TargetMode="Externa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j-colgan-662893216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JJ Colgan</cp:lastModifiedBy>
  <cp:revision>32</cp:revision>
  <dcterms:created xsi:type="dcterms:W3CDTF">2025-11-07T19:01:00Z</dcterms:created>
  <dcterms:modified xsi:type="dcterms:W3CDTF">2026-05-07T20:22:00Z</dcterms:modified>
</cp:coreProperties>
</file>